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0e101a"/>
          <w:sz w:val="24"/>
          <w:szCs w:val="24"/>
        </w:rPr>
      </w:pPr>
      <w:r w:rsidDel="00000000" w:rsidR="00000000" w:rsidRPr="00000000">
        <w:rPr>
          <w:b w:val="1"/>
          <w:color w:val="0e101a"/>
          <w:sz w:val="24"/>
          <w:szCs w:val="24"/>
          <w:rtl w:val="0"/>
        </w:rPr>
        <w:t xml:space="preserve">Rose Box - Bear LW00002263 </w:t>
      </w:r>
    </w:p>
    <w:p w:rsidR="00000000" w:rsidDel="00000000" w:rsidP="00000000" w:rsidRDefault="00000000" w:rsidRPr="00000000" w14:paraId="00000002">
      <w:pPr>
        <w:rPr>
          <w:color w:val="0e101a"/>
          <w:sz w:val="24"/>
          <w:szCs w:val="24"/>
        </w:rPr>
      </w:pPr>
      <w:r w:rsidDel="00000000" w:rsidR="00000000" w:rsidRPr="00000000">
        <w:rPr>
          <w:rtl w:val="0"/>
        </w:rPr>
      </w:r>
    </w:p>
    <w:p w:rsidR="00000000" w:rsidDel="00000000" w:rsidP="00000000" w:rsidRDefault="00000000" w:rsidRPr="00000000" w14:paraId="00000003">
      <w:pPr>
        <w:rPr>
          <w:b w:val="1"/>
          <w:color w:val="ff9900"/>
          <w:sz w:val="24"/>
          <w:szCs w:val="24"/>
        </w:rPr>
      </w:pPr>
      <w:r w:rsidDel="00000000" w:rsidR="00000000" w:rsidRPr="00000000">
        <w:rPr>
          <w:b w:val="1"/>
          <w:color w:val="ff9900"/>
          <w:sz w:val="24"/>
          <w:szCs w:val="24"/>
          <w:rtl w:val="0"/>
        </w:rPr>
        <w:t xml:space="preserve">Amazon</w:t>
      </w:r>
    </w:p>
    <w:p w:rsidR="00000000" w:rsidDel="00000000" w:rsidP="00000000" w:rsidRDefault="00000000" w:rsidRPr="00000000" w14:paraId="00000004">
      <w:pPr>
        <w:rPr>
          <w:color w:val="0e101a"/>
          <w:sz w:val="24"/>
          <w:szCs w:val="24"/>
        </w:rPr>
      </w:pPr>
      <w:r w:rsidDel="00000000" w:rsidR="00000000" w:rsidRPr="00000000">
        <w:rPr>
          <w:rtl w:val="0"/>
        </w:rPr>
      </w:r>
    </w:p>
    <w:p w:rsidR="00000000" w:rsidDel="00000000" w:rsidP="00000000" w:rsidRDefault="00000000" w:rsidRPr="00000000" w14:paraId="00000005">
      <w:pPr>
        <w:rPr>
          <w:b w:val="1"/>
          <w:color w:val="0e101a"/>
          <w:sz w:val="24"/>
          <w:szCs w:val="24"/>
        </w:rPr>
      </w:pPr>
      <w:r w:rsidDel="00000000" w:rsidR="00000000" w:rsidRPr="00000000">
        <w:rPr>
          <w:b w:val="1"/>
          <w:color w:val="0e101a"/>
          <w:sz w:val="24"/>
          <w:szCs w:val="24"/>
          <w:rtl w:val="0"/>
        </w:rPr>
        <w:t xml:space="preserve">Reference Link:</w:t>
      </w:r>
    </w:p>
    <w:p w:rsidR="00000000" w:rsidDel="00000000" w:rsidP="00000000" w:rsidRDefault="00000000" w:rsidRPr="00000000" w14:paraId="00000006">
      <w:pPr>
        <w:rPr>
          <w:b w:val="1"/>
          <w:color w:val="0e101a"/>
          <w:sz w:val="24"/>
          <w:szCs w:val="24"/>
        </w:rPr>
      </w:pPr>
      <w:hyperlink r:id="rId6">
        <w:r w:rsidDel="00000000" w:rsidR="00000000" w:rsidRPr="00000000">
          <w:rPr>
            <w:b w:val="1"/>
            <w:color w:val="1155cc"/>
            <w:sz w:val="24"/>
            <w:szCs w:val="24"/>
            <w:u w:val="single"/>
            <w:rtl w:val="0"/>
          </w:rPr>
          <w:t xml:space="preserve">https://www.amazon.co.uk/dp/B08GFBH59B?ref=myi_title_dp&amp;th=1</w:t>
        </w:r>
      </w:hyperlink>
      <w:r w:rsidDel="00000000" w:rsidR="00000000" w:rsidRPr="00000000">
        <w:rPr>
          <w:rtl w:val="0"/>
        </w:rPr>
      </w:r>
    </w:p>
    <w:p w:rsidR="00000000" w:rsidDel="00000000" w:rsidP="00000000" w:rsidRDefault="00000000" w:rsidRPr="00000000" w14:paraId="00000007">
      <w:pPr>
        <w:rPr>
          <w:b w:val="1"/>
          <w:color w:val="0e101a"/>
          <w:sz w:val="24"/>
          <w:szCs w:val="24"/>
        </w:rPr>
      </w:pPr>
      <w:r w:rsidDel="00000000" w:rsidR="00000000" w:rsidRPr="00000000">
        <w:rPr>
          <w:b w:val="1"/>
          <w:color w:val="0e101a"/>
          <w:sz w:val="24"/>
          <w:szCs w:val="24"/>
          <w:rtl w:val="0"/>
        </w:rPr>
        <w:t xml:space="preserve">Don't Copy From Reference Link</w:t>
      </w:r>
      <w:r w:rsidDel="00000000" w:rsidR="00000000" w:rsidRPr="00000000">
        <w:rPr>
          <w:rtl w:val="0"/>
        </w:rPr>
      </w:r>
    </w:p>
    <w:p w:rsidR="00000000" w:rsidDel="00000000" w:rsidP="00000000" w:rsidRDefault="00000000" w:rsidRPr="00000000" w14:paraId="00000008">
      <w:pPr>
        <w:rPr>
          <w:b w:val="1"/>
          <w:color w:val="0e101a"/>
          <w:sz w:val="24"/>
          <w:szCs w:val="24"/>
        </w:rPr>
      </w:pPr>
      <w:r w:rsidDel="00000000" w:rsidR="00000000" w:rsidRPr="00000000">
        <w:rPr>
          <w:rtl w:val="0"/>
        </w:rPr>
      </w:r>
    </w:p>
    <w:p w:rsidR="00000000" w:rsidDel="00000000" w:rsidP="00000000" w:rsidRDefault="00000000" w:rsidRPr="00000000" w14:paraId="00000009">
      <w:pPr>
        <w:rPr>
          <w:b w:val="1"/>
          <w:color w:val="0e101a"/>
          <w:sz w:val="24"/>
          <w:szCs w:val="24"/>
        </w:rPr>
      </w:pPr>
      <w:r w:rsidDel="00000000" w:rsidR="00000000" w:rsidRPr="00000000">
        <w:rPr>
          <w:b w:val="1"/>
          <w:color w:val="0e101a"/>
          <w:sz w:val="24"/>
          <w:szCs w:val="24"/>
          <w:rtl w:val="0"/>
        </w:rPr>
        <w:t xml:space="preserve">Keywords:</w:t>
      </w:r>
    </w:p>
    <w:p w:rsidR="00000000" w:rsidDel="00000000" w:rsidP="00000000" w:rsidRDefault="00000000" w:rsidRPr="00000000" w14:paraId="0000000A">
      <w:pPr>
        <w:rPr>
          <w:sz w:val="24"/>
          <w:szCs w:val="24"/>
        </w:rPr>
      </w:pPr>
      <w:r w:rsidDel="00000000" w:rsidR="00000000" w:rsidRPr="00000000">
        <w:rPr>
          <w:sz w:val="24"/>
          <w:szCs w:val="24"/>
          <w:rtl w:val="0"/>
        </w:rPr>
        <w:t xml:space="preserve">Crystal Glass Teddy Bear, Red Rose Teddy Bear, cute gifts, small gift box, valentines gifts for her, valentines gifts for him, Rose Teddy Bear Box</w:t>
      </w:r>
    </w:p>
    <w:p w:rsidR="00000000" w:rsidDel="00000000" w:rsidP="00000000" w:rsidRDefault="00000000" w:rsidRPr="00000000" w14:paraId="0000000B">
      <w:pPr>
        <w:rPr>
          <w:color w:val="ff0000"/>
          <w:sz w:val="24"/>
          <w:szCs w:val="24"/>
        </w:rPr>
      </w:pPr>
      <w:r w:rsidDel="00000000" w:rsidR="00000000" w:rsidRPr="00000000">
        <w:rPr>
          <w:rtl w:val="0"/>
        </w:rPr>
      </w:r>
    </w:p>
    <w:p w:rsidR="00000000" w:rsidDel="00000000" w:rsidP="00000000" w:rsidRDefault="00000000" w:rsidRPr="00000000" w14:paraId="0000000C">
      <w:pPr>
        <w:rPr>
          <w:b w:val="1"/>
          <w:sz w:val="24"/>
          <w:szCs w:val="24"/>
        </w:rPr>
      </w:pPr>
      <w:r w:rsidDel="00000000" w:rsidR="00000000" w:rsidRPr="00000000">
        <w:rPr>
          <w:b w:val="1"/>
          <w:sz w:val="24"/>
          <w:szCs w:val="24"/>
          <w:rtl w:val="0"/>
        </w:rPr>
        <w:t xml:space="preserve">Related Keywords:</w:t>
      </w:r>
    </w:p>
    <w:p w:rsidR="00000000" w:rsidDel="00000000" w:rsidP="00000000" w:rsidRDefault="00000000" w:rsidRPr="00000000" w14:paraId="0000000D">
      <w:pPr>
        <w:rPr>
          <w:color w:val="0e101a"/>
          <w:sz w:val="24"/>
          <w:szCs w:val="24"/>
        </w:rPr>
      </w:pPr>
      <w:r w:rsidDel="00000000" w:rsidR="00000000" w:rsidRPr="00000000">
        <w:rPr>
          <w:color w:val="0e101a"/>
          <w:sz w:val="24"/>
          <w:szCs w:val="24"/>
          <w:rtl w:val="0"/>
        </w:rPr>
        <w:t xml:space="preserve">gift box, gifts for mum, teddy bear, sister, birthday boxes, presents, anniversary, her, rose, wedding, from, to, be, crystal, glasses, girlfriend, daughter, nan, nana, set, grandma, i, love, you, the, in, mother, cute, glass, ornaments, heart, red, roses, , ornament, shaped, hanging, hearts, under, pounds, bears, present, mums, first, valentines, relationship, best, special, home, son</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color w:val="0e101a"/>
          <w:sz w:val="24"/>
          <w:szCs w:val="24"/>
        </w:rPr>
      </w:pPr>
      <w:r w:rsidDel="00000000" w:rsidR="00000000" w:rsidRPr="00000000">
        <w:rPr>
          <w:b w:val="1"/>
          <w:color w:val="0e101a"/>
          <w:sz w:val="24"/>
          <w:szCs w:val="24"/>
          <w:rtl w:val="0"/>
        </w:rPr>
        <w:t xml:space="preserve">Title </w:t>
      </w:r>
      <w:r w:rsidDel="00000000" w:rsidR="00000000" w:rsidRPr="00000000">
        <w:rPr>
          <w:color w:val="0e101a"/>
          <w:sz w:val="24"/>
          <w:szCs w:val="24"/>
          <w:rtl w:val="0"/>
        </w:rPr>
        <w:t xml:space="preserve">(minimum 200 chars, including spaces):</w:t>
      </w:r>
    </w:p>
    <w:p w:rsidR="00000000" w:rsidDel="00000000" w:rsidP="00000000" w:rsidRDefault="00000000" w:rsidRPr="00000000" w14:paraId="00000010">
      <w:pPr>
        <w:rPr>
          <w:color w:val="0e101a"/>
          <w:sz w:val="24"/>
          <w:szCs w:val="24"/>
        </w:rPr>
      </w:pPr>
      <w:r w:rsidDel="00000000" w:rsidR="00000000" w:rsidRPr="00000000">
        <w:rPr>
          <w:rtl w:val="0"/>
        </w:rPr>
      </w:r>
    </w:p>
    <w:p w:rsidR="00000000" w:rsidDel="00000000" w:rsidP="00000000" w:rsidRDefault="00000000" w:rsidRPr="00000000" w14:paraId="00000011">
      <w:pPr>
        <w:shd w:fill="ffffff" w:val="clear"/>
        <w:spacing w:after="240" w:before="240" w:lineRule="auto"/>
        <w:rPr>
          <w:b w:val="1"/>
          <w:color w:val="0f1111"/>
          <w:sz w:val="24"/>
          <w:szCs w:val="24"/>
        </w:rPr>
      </w:pPr>
      <w:r w:rsidDel="00000000" w:rsidR="00000000" w:rsidRPr="00000000">
        <w:rPr>
          <w:b w:val="1"/>
          <w:color w:val="0f1111"/>
          <w:sz w:val="24"/>
          <w:szCs w:val="24"/>
          <w:rtl w:val="0"/>
        </w:rPr>
        <w:t xml:space="preserve">Online Street- Crystal Glass Teddy Bear In Gift Box | Suitable For Valentine's Gift | Rose Teddy Bear Cute Gift Box | Mother's Day Small Gift Box | Gifts For Her</w:t>
      </w:r>
    </w:p>
    <w:p w:rsidR="00000000" w:rsidDel="00000000" w:rsidP="00000000" w:rsidRDefault="00000000" w:rsidRPr="00000000" w14:paraId="00000012">
      <w:pPr>
        <w:shd w:fill="ffffff" w:val="clear"/>
        <w:spacing w:after="240" w:before="240" w:lineRule="auto"/>
        <w:rPr>
          <w:ins w:author="Ayesha Fayyaz" w:id="0" w:date="2022-06-27T13:11:17Z"/>
          <w:color w:val="0e101a"/>
          <w:sz w:val="24"/>
          <w:szCs w:val="24"/>
        </w:rPr>
      </w:pPr>
      <w:ins w:author="Ayesha Fayyaz" w:id="0" w:date="2022-06-27T13:11:17Z">
        <w:r w:rsidDel="00000000" w:rsidR="00000000" w:rsidRPr="00000000">
          <w:rPr>
            <w:rtl w:val="0"/>
          </w:rPr>
        </w:r>
      </w:ins>
    </w:p>
    <w:p w:rsidR="00000000" w:rsidDel="00000000" w:rsidP="00000000" w:rsidRDefault="00000000" w:rsidRPr="00000000" w14:paraId="00000013">
      <w:pPr>
        <w:rPr>
          <w:color w:val="0e101a"/>
          <w:sz w:val="24"/>
          <w:szCs w:val="24"/>
        </w:rPr>
      </w:pPr>
      <w:r w:rsidDel="00000000" w:rsidR="00000000" w:rsidRPr="00000000">
        <w:rPr>
          <w:rtl w:val="0"/>
        </w:rPr>
      </w:r>
    </w:p>
    <w:p w:rsidR="00000000" w:rsidDel="00000000" w:rsidP="00000000" w:rsidRDefault="00000000" w:rsidRPr="00000000" w14:paraId="00000014">
      <w:pPr>
        <w:rPr>
          <w:color w:val="0e101a"/>
          <w:sz w:val="24"/>
          <w:szCs w:val="24"/>
        </w:rPr>
      </w:pPr>
      <w:r w:rsidDel="00000000" w:rsidR="00000000" w:rsidRPr="00000000">
        <w:rPr>
          <w:rtl w:val="0"/>
        </w:rPr>
      </w:r>
    </w:p>
    <w:p w:rsidR="00000000" w:rsidDel="00000000" w:rsidP="00000000" w:rsidRDefault="00000000" w:rsidRPr="00000000" w14:paraId="00000015">
      <w:pPr>
        <w:rPr>
          <w:color w:val="0e101a"/>
          <w:sz w:val="24"/>
          <w:szCs w:val="24"/>
        </w:rPr>
      </w:pPr>
      <w:r w:rsidDel="00000000" w:rsidR="00000000" w:rsidRPr="00000000">
        <w:rPr>
          <w:b w:val="1"/>
          <w:color w:val="0e101a"/>
          <w:sz w:val="24"/>
          <w:szCs w:val="24"/>
          <w:rtl w:val="0"/>
        </w:rPr>
        <w:t xml:space="preserve">Bullet points</w:t>
      </w:r>
      <w:r w:rsidDel="00000000" w:rsidR="00000000" w:rsidRPr="00000000">
        <w:rPr>
          <w:color w:val="0e101a"/>
          <w:sz w:val="24"/>
          <w:szCs w:val="24"/>
          <w:rtl w:val="0"/>
        </w:rPr>
        <w:t xml:space="preserve"> (maximum chars limit 500 each):</w:t>
      </w:r>
    </w:p>
    <w:p w:rsidR="00000000" w:rsidDel="00000000" w:rsidP="00000000" w:rsidRDefault="00000000" w:rsidRPr="00000000" w14:paraId="00000016">
      <w:pPr>
        <w:rPr>
          <w:color w:val="0e101a"/>
          <w:sz w:val="24"/>
          <w:szCs w:val="24"/>
        </w:rPr>
      </w:pPr>
      <w:r w:rsidDel="00000000" w:rsidR="00000000" w:rsidRPr="00000000">
        <w:rPr>
          <w:rtl w:val="0"/>
        </w:rPr>
      </w:r>
    </w:p>
    <w:p w:rsidR="00000000" w:rsidDel="00000000" w:rsidP="00000000" w:rsidRDefault="00000000" w:rsidRPr="00000000" w14:paraId="00000017">
      <w:pPr>
        <w:shd w:fill="ffffff" w:val="clear"/>
        <w:spacing w:after="240" w:before="240" w:lineRule="auto"/>
        <w:rPr>
          <w:ins w:author="Ayesha Fayyaz" w:id="1" w:date="2022-06-27T13:11:40Z"/>
          <w:sz w:val="24"/>
          <w:szCs w:val="24"/>
        </w:rPr>
      </w:pPr>
      <w:ins w:author="Ayesha Fayyaz" w:id="1" w:date="2022-06-27T13:11:40Z">
        <w:r w:rsidDel="00000000" w:rsidR="00000000" w:rsidRPr="00000000">
          <w:rPr>
            <w:sz w:val="24"/>
            <w:szCs w:val="24"/>
            <w:rtl w:val="0"/>
          </w:rPr>
          <w:t xml:space="preserve">Bullet Points:</w:t>
        </w:r>
      </w:ins>
    </w:p>
    <w:p w:rsidR="00000000" w:rsidDel="00000000" w:rsidP="00000000" w:rsidRDefault="00000000" w:rsidRPr="00000000" w14:paraId="00000018">
      <w:pPr>
        <w:shd w:fill="ffffff" w:val="clear"/>
        <w:spacing w:after="240" w:before="240" w:lineRule="auto"/>
        <w:rPr>
          <w:ins w:author="Ayesha Fayyaz" w:id="1" w:date="2022-06-27T13:11:40Z"/>
          <w:sz w:val="24"/>
          <w:szCs w:val="24"/>
        </w:rPr>
      </w:pPr>
      <w:ins w:author="Ayesha Fayyaz" w:id="1" w:date="2022-06-27T13:11:40Z">
        <w:r w:rsidDel="00000000" w:rsidR="00000000" w:rsidRPr="00000000">
          <w:rPr>
            <w:sz w:val="24"/>
            <w:szCs w:val="24"/>
            <w:rtl w:val="0"/>
          </w:rPr>
          <w:t xml:space="preserve">✓</w:t>
        </w:r>
        <w:r w:rsidDel="00000000" w:rsidR="00000000" w:rsidRPr="00000000">
          <w:rPr>
            <w:sz w:val="24"/>
            <w:szCs w:val="24"/>
            <w:rtl w:val="0"/>
          </w:rPr>
          <w:t xml:space="preserve"> </w:t>
        </w:r>
        <w:r w:rsidDel="00000000" w:rsidR="00000000" w:rsidRPr="00000000">
          <w:rPr>
            <w:b w:val="1"/>
            <w:sz w:val="24"/>
            <w:szCs w:val="24"/>
            <w:rtl w:val="0"/>
          </w:rPr>
          <w:t xml:space="preserve">Never Failing Love:</w:t>
        </w:r>
        <w:r w:rsidDel="00000000" w:rsidR="00000000" w:rsidRPr="00000000">
          <w:rPr>
            <w:sz w:val="24"/>
            <w:szCs w:val="24"/>
            <w:rtl w:val="0"/>
          </w:rPr>
          <w:t xml:space="preserve"> Our product is made of glass and crafted down to the very finest detail. 'A Gift of Love' Gift set, which comprises a 3 or 4 parts gift. Beautiful gift poem explain your feelings. The poem in Box - My gift to you in my love, Given from deep within my heart, Our special love will never end, Even when we're apart..!</w:t>
        </w:r>
      </w:ins>
    </w:p>
    <w:p w:rsidR="00000000" w:rsidDel="00000000" w:rsidP="00000000" w:rsidRDefault="00000000" w:rsidRPr="00000000" w14:paraId="00000019">
      <w:pPr>
        <w:shd w:fill="ffffff" w:val="clear"/>
        <w:spacing w:after="240" w:before="240" w:lineRule="auto"/>
        <w:rPr>
          <w:ins w:author="Ayesha Fayyaz" w:id="1" w:date="2022-06-27T13:11:40Z"/>
          <w:b w:val="1"/>
          <w:sz w:val="24"/>
          <w:szCs w:val="24"/>
        </w:rPr>
      </w:pPr>
      <w:ins w:author="Ayesha Fayyaz" w:id="1" w:date="2022-06-27T13:11:40Z">
        <w:r w:rsidDel="00000000" w:rsidR="00000000" w:rsidRPr="00000000">
          <w:rPr>
            <w:rtl w:val="0"/>
          </w:rPr>
        </w:r>
      </w:ins>
    </w:p>
    <w:p w:rsidR="00000000" w:rsidDel="00000000" w:rsidP="00000000" w:rsidRDefault="00000000" w:rsidRPr="00000000" w14:paraId="0000001A">
      <w:pPr>
        <w:shd w:fill="ffffff" w:val="clear"/>
        <w:spacing w:after="240" w:before="240" w:lineRule="auto"/>
        <w:rPr>
          <w:ins w:author="Ayesha Fayyaz" w:id="1" w:date="2022-06-27T13:11:40Z"/>
          <w:sz w:val="24"/>
          <w:szCs w:val="24"/>
        </w:rPr>
      </w:pPr>
      <w:ins w:author="Ayesha Fayyaz" w:id="1" w:date="2022-06-27T13:11:40Z">
        <w:r w:rsidDel="00000000" w:rsidR="00000000" w:rsidRPr="00000000">
          <w:rPr>
            <w:sz w:val="24"/>
            <w:szCs w:val="24"/>
            <w:rtl w:val="0"/>
          </w:rPr>
          <w:t xml:space="preserve"> </w:t>
        </w:r>
      </w:ins>
    </w:p>
    <w:p w:rsidR="00000000" w:rsidDel="00000000" w:rsidP="00000000" w:rsidRDefault="00000000" w:rsidRPr="00000000" w14:paraId="0000001B">
      <w:pPr>
        <w:shd w:fill="ffffff" w:val="clear"/>
        <w:spacing w:after="240" w:before="240" w:lineRule="auto"/>
        <w:rPr>
          <w:ins w:author="Ayesha Fayyaz" w:id="1" w:date="2022-06-27T13:11:40Z"/>
          <w:sz w:val="24"/>
          <w:szCs w:val="24"/>
        </w:rPr>
      </w:pPr>
      <w:ins w:author="Ayesha Fayyaz" w:id="1" w:date="2022-06-27T13:11:40Z">
        <w:r w:rsidDel="00000000" w:rsidR="00000000" w:rsidRPr="00000000">
          <w:rPr>
            <w:sz w:val="24"/>
            <w:szCs w:val="24"/>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Perfect Gift Idea:</w:t>
        </w:r>
        <w:r w:rsidDel="00000000" w:rsidR="00000000" w:rsidRPr="00000000">
          <w:rPr>
            <w:sz w:val="24"/>
            <w:szCs w:val="24"/>
            <w:rtl w:val="0"/>
          </w:rPr>
          <w:t xml:space="preserve"> Our crystal teddy bear is the ideal present for Mothers, Anniversary, Wedding, Christmas, Birthday, Valentine's day or any occasion. It would be a remarkable and unique gift for Him/her.</w:t>
        </w:r>
      </w:ins>
    </w:p>
    <w:p w:rsidR="00000000" w:rsidDel="00000000" w:rsidP="00000000" w:rsidRDefault="00000000" w:rsidRPr="00000000" w14:paraId="0000001C">
      <w:pPr>
        <w:shd w:fill="ffffff" w:val="clear"/>
        <w:spacing w:after="240" w:before="240" w:lineRule="auto"/>
        <w:rPr>
          <w:ins w:author="Ayesha Fayyaz" w:id="1" w:date="2022-06-27T13:11:40Z"/>
          <w:sz w:val="24"/>
          <w:szCs w:val="24"/>
        </w:rPr>
      </w:pPr>
      <w:ins w:author="Ayesha Fayyaz" w:id="1" w:date="2022-06-27T13:11:40Z">
        <w:r w:rsidDel="00000000" w:rsidR="00000000" w:rsidRPr="00000000">
          <w:rPr>
            <w:sz w:val="24"/>
            <w:szCs w:val="24"/>
            <w:rtl w:val="0"/>
          </w:rPr>
          <w:t xml:space="preserve"> </w:t>
        </w:r>
      </w:ins>
    </w:p>
    <w:p w:rsidR="00000000" w:rsidDel="00000000" w:rsidP="00000000" w:rsidRDefault="00000000" w:rsidRPr="00000000" w14:paraId="0000001D">
      <w:pPr>
        <w:shd w:fill="ffffff" w:val="clear"/>
        <w:spacing w:after="240" w:before="240" w:lineRule="auto"/>
        <w:rPr>
          <w:ins w:author="Ayesha Fayyaz" w:id="1" w:date="2022-06-27T13:11:40Z"/>
          <w:sz w:val="24"/>
          <w:szCs w:val="24"/>
        </w:rPr>
      </w:pPr>
      <w:ins w:author="Ayesha Fayyaz" w:id="1" w:date="2022-06-27T13:11:40Z">
        <w:r w:rsidDel="00000000" w:rsidR="00000000" w:rsidRPr="00000000">
          <w:rPr>
            <w:sz w:val="24"/>
            <w:szCs w:val="24"/>
            <w:rtl w:val="0"/>
          </w:rPr>
          <w:t xml:space="preserve">✓</w:t>
        </w:r>
        <w:r w:rsidDel="00000000" w:rsidR="00000000" w:rsidRPr="00000000">
          <w:rPr>
            <w:sz w:val="24"/>
            <w:szCs w:val="24"/>
            <w:rtl w:val="0"/>
          </w:rPr>
          <w:t xml:space="preserve">Captivating Design:</w:t>
        </w:r>
        <w:r w:rsidDel="00000000" w:rsidR="00000000" w:rsidRPr="00000000">
          <w:rPr>
            <w:sz w:val="24"/>
            <w:szCs w:val="24"/>
            <w:rtl w:val="0"/>
          </w:rPr>
          <w:t xml:space="preserve"> The first part of this item is an absolutely beautiful Teddy Bear with little dark eyes, nose, and a cute smiling mouth, whilst her little ear-tips, wing-tips, and toes expertly picked out in 22kt Gold, and her Angelic wings are softly frosted to give the Heavenly Angelic appearance. </w:t>
        </w:r>
        <w:r w:rsidDel="00000000" w:rsidR="00000000" w:rsidRPr="00000000">
          <w:rPr>
            <w:sz w:val="24"/>
            <w:szCs w:val="24"/>
            <w:rtl w:val="0"/>
          </w:rPr>
          <w:t xml:space="preserve">The bear is sitting while holding a beautiful little red heart.</w:t>
        </w:r>
        <w:r w:rsidDel="00000000" w:rsidR="00000000" w:rsidRPr="00000000">
          <w:rPr>
            <w:rtl w:val="0"/>
          </w:rPr>
        </w:r>
      </w:ins>
    </w:p>
    <w:p w:rsidR="00000000" w:rsidDel="00000000" w:rsidP="00000000" w:rsidRDefault="00000000" w:rsidRPr="00000000" w14:paraId="0000001E">
      <w:pPr>
        <w:shd w:fill="ffffff" w:val="clear"/>
        <w:spacing w:after="240" w:before="240" w:lineRule="auto"/>
        <w:rPr>
          <w:ins w:author="Ayesha Fayyaz" w:id="1" w:date="2022-06-27T13:11:40Z"/>
          <w:sz w:val="24"/>
          <w:szCs w:val="24"/>
        </w:rPr>
      </w:pPr>
      <w:ins w:author="Ayesha Fayyaz" w:id="1" w:date="2022-06-27T13:11:40Z">
        <w:r w:rsidDel="00000000" w:rsidR="00000000" w:rsidRPr="00000000">
          <w:rPr>
            <w:sz w:val="24"/>
            <w:szCs w:val="24"/>
            <w:rtl w:val="0"/>
          </w:rPr>
          <w:t xml:space="preserve"> </w:t>
        </w:r>
      </w:ins>
    </w:p>
    <w:p w:rsidR="00000000" w:rsidDel="00000000" w:rsidP="00000000" w:rsidRDefault="00000000" w:rsidRPr="00000000" w14:paraId="0000001F">
      <w:pPr>
        <w:shd w:fill="ffffff" w:val="clear"/>
        <w:spacing w:after="240" w:before="240" w:lineRule="auto"/>
        <w:rPr>
          <w:ins w:author="Ayesha Fayyaz" w:id="1" w:date="2022-06-27T13:11:40Z"/>
          <w:sz w:val="24"/>
          <w:szCs w:val="24"/>
        </w:rPr>
      </w:pPr>
      <w:ins w:author="Ayesha Fayyaz" w:id="1" w:date="2022-06-27T13:11:40Z">
        <w:r w:rsidDel="00000000" w:rsidR="00000000" w:rsidRPr="00000000">
          <w:rPr>
            <w:sz w:val="24"/>
            <w:szCs w:val="24"/>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Exquisite Packaging:</w:t>
        </w:r>
        <w:r w:rsidDel="00000000" w:rsidR="00000000" w:rsidRPr="00000000">
          <w:rPr>
            <w:sz w:val="24"/>
            <w:szCs w:val="24"/>
            <w:rtl w:val="0"/>
          </w:rPr>
          <w:t xml:space="preserve"> Our </w:t>
        </w:r>
        <w:r w:rsidDel="00000000" w:rsidR="00000000" w:rsidRPr="00000000">
          <w:rPr>
            <w:sz w:val="24"/>
            <w:szCs w:val="24"/>
            <w:rtl w:val="0"/>
          </w:rPr>
          <w:t xml:space="preserve">Red Rose Teddy Bear comes with an Adorable and charming packaging which gives a beautiful reminder of your love for your special ones. A simple but very touching verse inside the lid.</w:t>
        </w:r>
      </w:ins>
    </w:p>
    <w:p w:rsidR="00000000" w:rsidDel="00000000" w:rsidP="00000000" w:rsidRDefault="00000000" w:rsidRPr="00000000" w14:paraId="00000020">
      <w:pPr>
        <w:shd w:fill="ffffff" w:val="clear"/>
        <w:spacing w:after="240" w:before="240" w:lineRule="auto"/>
        <w:rPr>
          <w:ins w:author="Ayesha Fayyaz" w:id="1" w:date="2022-06-27T13:11:40Z"/>
          <w:sz w:val="24"/>
          <w:szCs w:val="24"/>
        </w:rPr>
      </w:pPr>
      <w:ins w:author="Ayesha Fayyaz" w:id="1" w:date="2022-06-27T13:11:40Z">
        <w:r w:rsidDel="00000000" w:rsidR="00000000" w:rsidRPr="00000000">
          <w:rPr>
            <w:b w:val="1"/>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b w:val="1"/>
            <w:sz w:val="24"/>
            <w:szCs w:val="24"/>
            <w:rtl w:val="0"/>
          </w:rPr>
          <w:t xml:space="preserve">Customer Support:</w:t>
        </w:r>
        <w:r w:rsidDel="00000000" w:rsidR="00000000" w:rsidRPr="00000000">
          <w:rPr>
            <w:sz w:val="24"/>
            <w:szCs w:val="24"/>
            <w:rtl w:val="0"/>
          </w:rPr>
          <w:t xml:space="preserve"> </w:t>
        </w:r>
        <w:r w:rsidDel="00000000" w:rsidR="00000000" w:rsidRPr="00000000">
          <w:rPr>
            <w:sz w:val="24"/>
            <w:szCs w:val="24"/>
            <w:rtl w:val="0"/>
          </w:rPr>
          <w:t xml:space="preserve">Please feel free to reach us if you notice any problem in your purchase. We will attend to your concern as soon as possible, rest assured to buy.</w:t>
        </w:r>
        <w:r w:rsidDel="00000000" w:rsidR="00000000" w:rsidRPr="00000000">
          <w:rPr>
            <w:sz w:val="24"/>
            <w:szCs w:val="24"/>
            <w:rtl w:val="0"/>
          </w:rPr>
          <w:t xml:space="preserve"> </w:t>
        </w:r>
      </w:ins>
    </w:p>
    <w:p w:rsidR="00000000" w:rsidDel="00000000" w:rsidP="00000000" w:rsidRDefault="00000000" w:rsidRPr="00000000" w14:paraId="00000021">
      <w:pPr>
        <w:shd w:fill="ffffff" w:val="clear"/>
        <w:spacing w:after="240" w:before="240" w:lineRule="auto"/>
        <w:rPr>
          <w:ins w:author="Ayesha Fayyaz" w:id="1" w:date="2022-06-27T13:11:40Z"/>
          <w:color w:val="0e101a"/>
          <w:sz w:val="24"/>
          <w:szCs w:val="24"/>
        </w:rPr>
      </w:pPr>
      <w:ins w:author="Ayesha Fayyaz" w:id="1" w:date="2022-06-27T13:11:40Z">
        <w:r w:rsidDel="00000000" w:rsidR="00000000" w:rsidRPr="00000000">
          <w:rPr>
            <w:rtl w:val="0"/>
          </w:rPr>
        </w:r>
      </w:ins>
    </w:p>
    <w:p w:rsidR="00000000" w:rsidDel="00000000" w:rsidP="00000000" w:rsidRDefault="00000000" w:rsidRPr="00000000" w14:paraId="00000022">
      <w:pPr>
        <w:shd w:fill="ffffff" w:val="clear"/>
        <w:spacing w:after="240" w:before="240" w:lineRule="auto"/>
        <w:rPr>
          <w:color w:val="0e101a"/>
          <w:sz w:val="24"/>
          <w:szCs w:val="24"/>
        </w:rPr>
      </w:pPr>
      <w:r w:rsidDel="00000000" w:rsidR="00000000" w:rsidRPr="00000000">
        <w:rPr>
          <w:rtl w:val="0"/>
        </w:rPr>
      </w:r>
    </w:p>
    <w:p w:rsidR="00000000" w:rsidDel="00000000" w:rsidP="00000000" w:rsidRDefault="00000000" w:rsidRPr="00000000" w14:paraId="00000023">
      <w:pPr>
        <w:rPr>
          <w:color w:val="0e101a"/>
          <w:sz w:val="24"/>
          <w:szCs w:val="24"/>
        </w:rPr>
      </w:pPr>
      <w:r w:rsidDel="00000000" w:rsidR="00000000" w:rsidRPr="00000000">
        <w:rPr>
          <w:rtl w:val="0"/>
        </w:rPr>
      </w:r>
    </w:p>
    <w:p w:rsidR="00000000" w:rsidDel="00000000" w:rsidP="00000000" w:rsidRDefault="00000000" w:rsidRPr="00000000" w14:paraId="00000024">
      <w:pPr>
        <w:rPr>
          <w:color w:val="0e101a"/>
          <w:sz w:val="24"/>
          <w:szCs w:val="24"/>
        </w:rPr>
      </w:pPr>
      <w:r w:rsidDel="00000000" w:rsidR="00000000" w:rsidRPr="00000000">
        <w:rPr>
          <w:rtl w:val="0"/>
        </w:rPr>
      </w:r>
    </w:p>
    <w:p w:rsidR="00000000" w:rsidDel="00000000" w:rsidP="00000000" w:rsidRDefault="00000000" w:rsidRPr="00000000" w14:paraId="00000025">
      <w:pPr>
        <w:rPr>
          <w:color w:val="0e101a"/>
          <w:sz w:val="24"/>
          <w:szCs w:val="24"/>
        </w:rPr>
      </w:pPr>
      <w:r w:rsidDel="00000000" w:rsidR="00000000" w:rsidRPr="00000000">
        <w:rPr>
          <w:rtl w:val="0"/>
        </w:rPr>
      </w:r>
    </w:p>
    <w:p w:rsidR="00000000" w:rsidDel="00000000" w:rsidP="00000000" w:rsidRDefault="00000000" w:rsidRPr="00000000" w14:paraId="00000026">
      <w:pPr>
        <w:rPr>
          <w:color w:val="0e101a"/>
          <w:sz w:val="24"/>
          <w:szCs w:val="24"/>
        </w:rPr>
      </w:pPr>
      <w:r w:rsidDel="00000000" w:rsidR="00000000" w:rsidRPr="00000000">
        <w:rPr>
          <w:b w:val="1"/>
          <w:color w:val="0e101a"/>
          <w:sz w:val="24"/>
          <w:szCs w:val="24"/>
          <w:rtl w:val="0"/>
        </w:rPr>
        <w:t xml:space="preserve">Description </w:t>
      </w:r>
      <w:r w:rsidDel="00000000" w:rsidR="00000000" w:rsidRPr="00000000">
        <w:rPr>
          <w:color w:val="0e101a"/>
          <w:sz w:val="24"/>
          <w:szCs w:val="24"/>
          <w:rtl w:val="0"/>
        </w:rPr>
        <w:t xml:space="preserve">(Upto 2000 chars, including spaces):</w:t>
      </w:r>
    </w:p>
    <w:p w:rsidR="00000000" w:rsidDel="00000000" w:rsidP="00000000" w:rsidRDefault="00000000" w:rsidRPr="00000000" w14:paraId="00000027">
      <w:pPr>
        <w:rPr>
          <w:color w:val="0e101a"/>
          <w:sz w:val="24"/>
          <w:szCs w:val="24"/>
        </w:rPr>
      </w:pPr>
      <w:r w:rsidDel="00000000" w:rsidR="00000000" w:rsidRPr="00000000">
        <w:rPr>
          <w:rtl w:val="0"/>
        </w:rPr>
      </w:r>
    </w:p>
    <w:p w:rsidR="00000000" w:rsidDel="00000000" w:rsidP="00000000" w:rsidRDefault="00000000" w:rsidRPr="00000000" w14:paraId="00000028">
      <w:pPr>
        <w:shd w:fill="ffffff" w:val="clear"/>
        <w:spacing w:after="240" w:before="240" w:lineRule="auto"/>
        <w:rPr>
          <w:b w:val="1"/>
          <w:color w:val="0f1111"/>
          <w:sz w:val="24"/>
          <w:szCs w:val="24"/>
        </w:rPr>
      </w:pPr>
      <w:r w:rsidDel="00000000" w:rsidR="00000000" w:rsidRPr="00000000">
        <w:rPr>
          <w:b w:val="1"/>
          <w:color w:val="0f1111"/>
          <w:sz w:val="24"/>
          <w:szCs w:val="24"/>
          <w:rtl w:val="0"/>
        </w:rPr>
        <w:t xml:space="preserve">Are you looking for a premium buy?</w:t>
      </w:r>
    </w:p>
    <w:p w:rsidR="00000000" w:rsidDel="00000000" w:rsidP="00000000" w:rsidRDefault="00000000" w:rsidRPr="00000000" w14:paraId="00000029">
      <w:pPr>
        <w:shd w:fill="ffffff" w:val="clear"/>
        <w:spacing w:after="240" w:before="240" w:lineRule="auto"/>
        <w:rPr>
          <w:color w:val="0f1111"/>
          <w:sz w:val="24"/>
          <w:szCs w:val="24"/>
        </w:rPr>
      </w:pPr>
      <w:r w:rsidDel="00000000" w:rsidR="00000000" w:rsidRPr="00000000">
        <w:rPr>
          <w:color w:val="0e101a"/>
          <w:sz w:val="24"/>
          <w:szCs w:val="24"/>
          <w:rtl w:val="0"/>
        </w:rPr>
        <w:t xml:space="preserve">Our stylish rose view box with a crystal glass teddy bear inside would be a remarkable present for your loved ones. The first part of this item is an absolutely beautiful Teddy Bear, which is made of glass and crafted down to the very finest detail. The</w:t>
      </w:r>
      <w:r w:rsidDel="00000000" w:rsidR="00000000" w:rsidRPr="00000000">
        <w:rPr>
          <w:color w:val="0f1111"/>
          <w:sz w:val="24"/>
          <w:szCs w:val="24"/>
          <w:rtl w:val="0"/>
        </w:rPr>
        <w:t xml:space="preserve"> glass bear sits inside the cute gift box surrounded by a ring of diamante crystals. Snuggled in a beautiful ruby red rose shaped gift box a tiny glass angel bear peeks shyly from beneath the lid. It can also be used as a decorative ornament, you can easily place it on a dresser or table.</w:t>
      </w:r>
    </w:p>
    <w:p w:rsidR="00000000" w:rsidDel="00000000" w:rsidP="00000000" w:rsidRDefault="00000000" w:rsidRPr="00000000" w14:paraId="0000002A">
      <w:pPr>
        <w:shd w:fill="ffffff" w:val="clear"/>
        <w:spacing w:after="240" w:before="240" w:lineRule="auto"/>
        <w:rPr>
          <w:color w:val="0e101a"/>
          <w:sz w:val="24"/>
          <w:szCs w:val="24"/>
        </w:rPr>
      </w:pPr>
      <w:r w:rsidDel="00000000" w:rsidR="00000000" w:rsidRPr="00000000">
        <w:rPr>
          <w:rtl w:val="0"/>
        </w:rPr>
      </w:r>
    </w:p>
    <w:p w:rsidR="00000000" w:rsidDel="00000000" w:rsidP="00000000" w:rsidRDefault="00000000" w:rsidRPr="00000000" w14:paraId="0000002B">
      <w:pPr>
        <w:shd w:fill="ffffff" w:val="clear"/>
        <w:spacing w:after="240" w:before="240" w:lineRule="auto"/>
        <w:rPr>
          <w:b w:val="1"/>
          <w:color w:val="0e101a"/>
          <w:sz w:val="24"/>
          <w:szCs w:val="24"/>
        </w:rPr>
      </w:pPr>
      <w:r w:rsidDel="00000000" w:rsidR="00000000" w:rsidRPr="00000000">
        <w:rPr>
          <w:b w:val="1"/>
          <w:color w:val="0e101a"/>
          <w:sz w:val="24"/>
          <w:szCs w:val="24"/>
          <w:rtl w:val="0"/>
        </w:rPr>
        <w:t xml:space="preserve"> </w:t>
      </w:r>
    </w:p>
    <w:p w:rsidR="00000000" w:rsidDel="00000000" w:rsidP="00000000" w:rsidRDefault="00000000" w:rsidRPr="00000000" w14:paraId="0000002C">
      <w:pPr>
        <w:shd w:fill="ffffff" w:val="clear"/>
        <w:spacing w:after="240" w:before="240" w:lineRule="auto"/>
        <w:rPr>
          <w:b w:val="1"/>
          <w:color w:val="0f1111"/>
          <w:sz w:val="24"/>
          <w:szCs w:val="24"/>
        </w:rPr>
      </w:pPr>
      <w:r w:rsidDel="00000000" w:rsidR="00000000" w:rsidRPr="00000000">
        <w:rPr>
          <w:b w:val="1"/>
          <w:color w:val="0f1111"/>
          <w:sz w:val="24"/>
          <w:szCs w:val="24"/>
          <w:rtl w:val="0"/>
        </w:rPr>
        <w:t xml:space="preserve"> </w:t>
      </w:r>
    </w:p>
    <w:p w:rsidR="00000000" w:rsidDel="00000000" w:rsidP="00000000" w:rsidRDefault="00000000" w:rsidRPr="00000000" w14:paraId="0000002D">
      <w:pPr>
        <w:shd w:fill="ffffff" w:val="clear"/>
        <w:spacing w:after="240" w:before="240" w:lineRule="auto"/>
        <w:rPr>
          <w:b w:val="1"/>
          <w:color w:val="0f1111"/>
          <w:sz w:val="24"/>
          <w:szCs w:val="24"/>
        </w:rPr>
      </w:pPr>
      <w:r w:rsidDel="00000000" w:rsidR="00000000" w:rsidRPr="00000000">
        <w:rPr>
          <w:b w:val="1"/>
          <w:color w:val="0f1111"/>
          <w:sz w:val="24"/>
          <w:szCs w:val="24"/>
          <w:rtl w:val="0"/>
        </w:rPr>
        <w:t xml:space="preserve"> </w:t>
      </w:r>
    </w:p>
    <w:p w:rsidR="00000000" w:rsidDel="00000000" w:rsidP="00000000" w:rsidRDefault="00000000" w:rsidRPr="00000000" w14:paraId="0000002E">
      <w:pPr>
        <w:shd w:fill="ffffff" w:val="clear"/>
        <w:spacing w:after="240" w:before="240" w:lineRule="auto"/>
        <w:rPr>
          <w:b w:val="1"/>
          <w:color w:val="0f1111"/>
          <w:sz w:val="24"/>
          <w:szCs w:val="24"/>
        </w:rPr>
      </w:pPr>
      <w:r w:rsidDel="00000000" w:rsidR="00000000" w:rsidRPr="00000000">
        <w:rPr>
          <w:b w:val="1"/>
          <w:color w:val="0f1111"/>
          <w:sz w:val="24"/>
          <w:szCs w:val="24"/>
          <w:rtl w:val="0"/>
        </w:rPr>
        <w:t xml:space="preserve">Product Features:</w:t>
      </w:r>
    </w:p>
    <w:p w:rsidR="00000000" w:rsidDel="00000000" w:rsidP="00000000" w:rsidRDefault="00000000" w:rsidRPr="00000000" w14:paraId="0000002F">
      <w:pPr>
        <w:shd w:fill="ffffff" w:val="clear"/>
        <w:spacing w:after="240" w:before="240" w:lineRule="auto"/>
        <w:rPr>
          <w:color w:val="0e101a"/>
          <w:sz w:val="24"/>
          <w:szCs w:val="24"/>
        </w:rPr>
      </w:pPr>
      <w:r w:rsidDel="00000000" w:rsidR="00000000" w:rsidRPr="00000000">
        <w:rPr>
          <w:rFonts w:ascii="Courier New" w:cs="Courier New" w:eastAsia="Courier New" w:hAnsi="Courier New"/>
          <w:b w:val="1"/>
          <w:color w:val="0e101a"/>
          <w:sz w:val="24"/>
          <w:szCs w:val="24"/>
          <w:rtl w:val="0"/>
        </w:rPr>
        <w:t xml:space="preserve">o</w:t>
      </w:r>
      <w:r w:rsidDel="00000000" w:rsidR="00000000" w:rsidRPr="00000000">
        <w:rPr>
          <w:rFonts w:ascii="Times New Roman" w:cs="Times New Roman" w:eastAsia="Times New Roman" w:hAnsi="Times New Roman"/>
          <w:color w:val="0e101a"/>
          <w:sz w:val="24"/>
          <w:szCs w:val="24"/>
          <w:rtl w:val="0"/>
        </w:rPr>
        <w:t xml:space="preserve">   </w:t>
      </w:r>
      <w:r w:rsidDel="00000000" w:rsidR="00000000" w:rsidRPr="00000000">
        <w:rPr>
          <w:color w:val="0e101a"/>
          <w:sz w:val="24"/>
          <w:szCs w:val="24"/>
          <w:rtl w:val="0"/>
        </w:rPr>
        <w:t xml:space="preserve">Brand name: Online Street</w:t>
      </w:r>
    </w:p>
    <w:p w:rsidR="00000000" w:rsidDel="00000000" w:rsidP="00000000" w:rsidRDefault="00000000" w:rsidRPr="00000000" w14:paraId="00000030">
      <w:pPr>
        <w:spacing w:after="240" w:before="240" w:lineRule="auto"/>
        <w:rPr>
          <w:color w:val="0e101a"/>
          <w:sz w:val="24"/>
          <w:szCs w:val="24"/>
          <w:highlight w:val="white"/>
        </w:rPr>
      </w:pPr>
      <w:r w:rsidDel="00000000" w:rsidR="00000000" w:rsidRPr="00000000">
        <w:rPr>
          <w:rFonts w:ascii="Courier New" w:cs="Courier New" w:eastAsia="Courier New" w:hAnsi="Courier New"/>
          <w:color w:val="0e101a"/>
          <w:sz w:val="24"/>
          <w:szCs w:val="24"/>
          <w:rtl w:val="0"/>
        </w:rPr>
        <w:t xml:space="preserve">o</w:t>
      </w:r>
      <w:r w:rsidDel="00000000" w:rsidR="00000000" w:rsidRPr="00000000">
        <w:rPr>
          <w:rFonts w:ascii="Times New Roman" w:cs="Times New Roman" w:eastAsia="Times New Roman" w:hAnsi="Times New Roman"/>
          <w:color w:val="0e101a"/>
          <w:sz w:val="24"/>
          <w:szCs w:val="24"/>
          <w:rtl w:val="0"/>
        </w:rPr>
        <w:t xml:space="preserve">   </w:t>
      </w:r>
      <w:r w:rsidDel="00000000" w:rsidR="00000000" w:rsidRPr="00000000">
        <w:rPr>
          <w:color w:val="0e101a"/>
          <w:sz w:val="24"/>
          <w:szCs w:val="24"/>
          <w:shd w:fill="f3f3f3" w:val="clear"/>
          <w:rtl w:val="0"/>
        </w:rPr>
        <w:t xml:space="preserve">Package Dimensions</w:t>
      </w:r>
      <w:r w:rsidDel="00000000" w:rsidR="00000000" w:rsidRPr="00000000">
        <w:rPr>
          <w:color w:val="0e101a"/>
          <w:sz w:val="24"/>
          <w:szCs w:val="24"/>
          <w:rtl w:val="0"/>
        </w:rPr>
        <w:t xml:space="preserve">: </w:t>
      </w:r>
      <w:r w:rsidDel="00000000" w:rsidR="00000000" w:rsidRPr="00000000">
        <w:rPr>
          <w:color w:val="0e101a"/>
          <w:sz w:val="24"/>
          <w:szCs w:val="24"/>
          <w:highlight w:val="white"/>
          <w:rtl w:val="0"/>
        </w:rPr>
        <w:t xml:space="preserve">‎10.2 x 9.4 x 8.8 cm; 70 Grams</w:t>
      </w:r>
    </w:p>
    <w:p w:rsidR="00000000" w:rsidDel="00000000" w:rsidP="00000000" w:rsidRDefault="00000000" w:rsidRPr="00000000" w14:paraId="00000031">
      <w:pPr>
        <w:spacing w:after="240" w:before="240" w:lineRule="auto"/>
        <w:rPr>
          <w:color w:val="0e101a"/>
          <w:sz w:val="24"/>
          <w:szCs w:val="24"/>
          <w:highlight w:val="white"/>
        </w:rPr>
      </w:pPr>
      <w:r w:rsidDel="00000000" w:rsidR="00000000" w:rsidRPr="00000000">
        <w:rPr>
          <w:rFonts w:ascii="Courier New" w:cs="Courier New" w:eastAsia="Courier New" w:hAnsi="Courier New"/>
          <w:color w:val="0e101a"/>
          <w:sz w:val="24"/>
          <w:szCs w:val="24"/>
          <w:rtl w:val="0"/>
        </w:rPr>
        <w:t xml:space="preserve">o</w:t>
      </w:r>
      <w:r w:rsidDel="00000000" w:rsidR="00000000" w:rsidRPr="00000000">
        <w:rPr>
          <w:rFonts w:ascii="Times New Roman" w:cs="Times New Roman" w:eastAsia="Times New Roman" w:hAnsi="Times New Roman"/>
          <w:color w:val="0e101a"/>
          <w:sz w:val="24"/>
          <w:szCs w:val="24"/>
          <w:rtl w:val="0"/>
        </w:rPr>
        <w:t xml:space="preserve">   </w:t>
      </w:r>
      <w:r w:rsidDel="00000000" w:rsidR="00000000" w:rsidRPr="00000000">
        <w:rPr>
          <w:color w:val="0e101a"/>
          <w:sz w:val="24"/>
          <w:szCs w:val="24"/>
          <w:shd w:fill="f3f3f3" w:val="clear"/>
          <w:rtl w:val="0"/>
        </w:rPr>
        <w:t xml:space="preserve">Material</w:t>
      </w:r>
      <w:r w:rsidDel="00000000" w:rsidR="00000000" w:rsidRPr="00000000">
        <w:rPr>
          <w:color w:val="0e101a"/>
          <w:sz w:val="24"/>
          <w:szCs w:val="24"/>
          <w:rtl w:val="0"/>
        </w:rPr>
        <w:t xml:space="preserve">: </w:t>
      </w:r>
      <w:r w:rsidDel="00000000" w:rsidR="00000000" w:rsidRPr="00000000">
        <w:rPr>
          <w:color w:val="0e101a"/>
          <w:sz w:val="24"/>
          <w:szCs w:val="24"/>
          <w:highlight w:val="white"/>
          <w:rtl w:val="0"/>
        </w:rPr>
        <w:t xml:space="preserve">‎Crystal Glass</w:t>
      </w:r>
    </w:p>
    <w:p w:rsidR="00000000" w:rsidDel="00000000" w:rsidP="00000000" w:rsidRDefault="00000000" w:rsidRPr="00000000" w14:paraId="00000032">
      <w:pPr>
        <w:spacing w:after="240" w:before="240" w:lineRule="auto"/>
        <w:rPr>
          <w:color w:val="0e101a"/>
          <w:sz w:val="24"/>
          <w:szCs w:val="24"/>
        </w:rPr>
      </w:pPr>
      <w:r w:rsidDel="00000000" w:rsidR="00000000" w:rsidRPr="00000000">
        <w:rPr>
          <w:rFonts w:ascii="Courier New" w:cs="Courier New" w:eastAsia="Courier New" w:hAnsi="Courier New"/>
          <w:color w:val="0e101a"/>
          <w:sz w:val="24"/>
          <w:szCs w:val="24"/>
          <w:rtl w:val="0"/>
        </w:rPr>
        <w:t xml:space="preserve">o</w:t>
      </w:r>
      <w:r w:rsidDel="00000000" w:rsidR="00000000" w:rsidRPr="00000000">
        <w:rPr>
          <w:rFonts w:ascii="Times New Roman" w:cs="Times New Roman" w:eastAsia="Times New Roman" w:hAnsi="Times New Roman"/>
          <w:color w:val="0e101a"/>
          <w:sz w:val="24"/>
          <w:szCs w:val="24"/>
          <w:rtl w:val="0"/>
        </w:rPr>
        <w:t xml:space="preserve">   </w:t>
      </w:r>
      <w:r w:rsidDel="00000000" w:rsidR="00000000" w:rsidRPr="00000000">
        <w:rPr>
          <w:color w:val="0e101a"/>
          <w:sz w:val="24"/>
          <w:szCs w:val="24"/>
          <w:shd w:fill="f3f3f3" w:val="clear"/>
          <w:rtl w:val="0"/>
        </w:rPr>
        <w:t xml:space="preserve">Item Weight</w:t>
      </w:r>
      <w:r w:rsidDel="00000000" w:rsidR="00000000" w:rsidRPr="00000000">
        <w:rPr>
          <w:color w:val="0e101a"/>
          <w:sz w:val="24"/>
          <w:szCs w:val="24"/>
          <w:rtl w:val="0"/>
        </w:rPr>
        <w:t xml:space="preserve">: 70 g</w:t>
      </w:r>
    </w:p>
    <w:p w:rsidR="00000000" w:rsidDel="00000000" w:rsidP="00000000" w:rsidRDefault="00000000" w:rsidRPr="00000000" w14:paraId="00000033">
      <w:pPr>
        <w:rPr>
          <w:b w:val="1"/>
          <w:color w:val="0e101a"/>
          <w:sz w:val="24"/>
          <w:szCs w:val="24"/>
        </w:rPr>
      </w:pPr>
      <w:r w:rsidDel="00000000" w:rsidR="00000000" w:rsidRPr="00000000">
        <w:rPr>
          <w:rtl w:val="0"/>
        </w:rPr>
      </w:r>
    </w:p>
    <w:p w:rsidR="00000000" w:rsidDel="00000000" w:rsidP="00000000" w:rsidRDefault="00000000" w:rsidRPr="00000000" w14:paraId="00000034">
      <w:pPr>
        <w:rPr>
          <w:b w:val="1"/>
          <w:color w:val="0e101a"/>
          <w:sz w:val="24"/>
          <w:szCs w:val="24"/>
        </w:rPr>
      </w:pPr>
      <w:r w:rsidDel="00000000" w:rsidR="00000000" w:rsidRPr="00000000">
        <w:rPr>
          <w:rtl w:val="0"/>
        </w:rPr>
      </w:r>
    </w:p>
    <w:p w:rsidR="00000000" w:rsidDel="00000000" w:rsidP="00000000" w:rsidRDefault="00000000" w:rsidRPr="00000000" w14:paraId="00000035">
      <w:pPr>
        <w:rPr>
          <w:b w:val="1"/>
          <w:color w:val="0e101a"/>
          <w:sz w:val="24"/>
          <w:szCs w:val="24"/>
        </w:rPr>
      </w:pPr>
      <w:r w:rsidDel="00000000" w:rsidR="00000000" w:rsidRPr="00000000">
        <w:rPr>
          <w:rtl w:val="0"/>
        </w:rPr>
      </w:r>
    </w:p>
    <w:p w:rsidR="00000000" w:rsidDel="00000000" w:rsidP="00000000" w:rsidRDefault="00000000" w:rsidRPr="00000000" w14:paraId="00000036">
      <w:pPr>
        <w:rPr>
          <w:b w:val="1"/>
          <w:color w:val="0e101a"/>
          <w:sz w:val="24"/>
          <w:szCs w:val="24"/>
        </w:rPr>
      </w:pPr>
      <w:r w:rsidDel="00000000" w:rsidR="00000000" w:rsidRPr="00000000">
        <w:rPr>
          <w:rtl w:val="0"/>
        </w:rPr>
      </w:r>
    </w:p>
    <w:p w:rsidR="00000000" w:rsidDel="00000000" w:rsidP="00000000" w:rsidRDefault="00000000" w:rsidRPr="00000000" w14:paraId="00000037">
      <w:pPr>
        <w:rPr>
          <w:b w:val="1"/>
          <w:color w:val="0e101a"/>
          <w:sz w:val="24"/>
          <w:szCs w:val="24"/>
        </w:rPr>
      </w:pPr>
      <w:r w:rsidDel="00000000" w:rsidR="00000000" w:rsidRPr="00000000">
        <w:rPr>
          <w:rtl w:val="0"/>
        </w:rPr>
      </w:r>
    </w:p>
    <w:p w:rsidR="00000000" w:rsidDel="00000000" w:rsidP="00000000" w:rsidRDefault="00000000" w:rsidRPr="00000000" w14:paraId="00000038">
      <w:pPr>
        <w:rPr>
          <w:b w:val="1"/>
          <w:color w:val="0e101a"/>
          <w:sz w:val="24"/>
          <w:szCs w:val="24"/>
        </w:rPr>
      </w:pPr>
      <w:r w:rsidDel="00000000" w:rsidR="00000000" w:rsidRPr="00000000">
        <w:rPr>
          <w:b w:val="1"/>
          <w:color w:val="0e101a"/>
          <w:sz w:val="24"/>
          <w:szCs w:val="24"/>
          <w:rtl w:val="0"/>
        </w:rPr>
        <w:t xml:space="preserve">Reference Image:</w:t>
      </w:r>
    </w:p>
    <w:p w:rsidR="00000000" w:rsidDel="00000000" w:rsidP="00000000" w:rsidRDefault="00000000" w:rsidRPr="00000000" w14:paraId="00000039">
      <w:pPr>
        <w:rPr>
          <w:b w:val="1"/>
          <w:color w:val="0e101a"/>
          <w:sz w:val="24"/>
          <w:szCs w:val="24"/>
        </w:rPr>
      </w:pPr>
      <w:r w:rsidDel="00000000" w:rsidR="00000000" w:rsidRPr="00000000">
        <w:rPr>
          <w:b w:val="1"/>
          <w:color w:val="0e101a"/>
          <w:sz w:val="24"/>
          <w:szCs w:val="24"/>
        </w:rPr>
        <w:drawing>
          <wp:inline distB="114300" distT="114300" distL="114300" distR="114300">
            <wp:extent cx="5943600" cy="771625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77162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amazon.co.uk/dp/B08GFBH59B?ref=myi_title_dp&amp;th=1" TargetMode="External"/><Relationship Id="rId7" Type="http://schemas.openxmlformats.org/officeDocument/2006/relationships/image" Target="media/image1.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